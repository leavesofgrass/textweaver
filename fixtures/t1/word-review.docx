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1A000001" w14:textId="77777777" w:rsidR="00A1B2C3">
      <w:pPr>
        <w:pStyle w:val="Heading1"/>
      </w:pPr>
      <w:r w:rsidR="00A1B2C3">
        <w:t xml:space="preserve">Discharge Plan</w:t>
      </w:r>
    </w:p>
    <w:p w14:paraId="1A000002" w14:textId="77777777" w:rsidR="00A1B2C3">
      <w:r w:rsidR="00A1B2C3">
        <w:t xml:space="preserve">The patient may go home </w:t>
      </w:r>
      <w:ins w:id="10" w:author="Ada Example" w:date="2026-03-03T09:15:00Z">
        <w:r w:rsidR="00A1B2C3">
          <w:t xml:space="preserve">tomorrow </w:t>
        </w:r>
      </w:ins>
      <w:r w:rsidR="00A1B2C3">
        <w:t xml:space="preserve">after </w:t>
      </w:r>
      <w:del w:id="11" w:author="Bo Example" w:date="2026-03-04T14:00:00Z">
        <w:r w:rsidDel="00D4E5F6">
          <w:delText xml:space="preserve">two </w:delText>
        </w:r>
      </w:del>
      <w:r w:rsidR="00A1B2C3">
        <w:t xml:space="preserve">review.</w:t>
      </w:r>
    </w:p>
    <w:p w14:paraId="1A000003" w14:textId="77777777" w:rsidR="00A1B2C3">
      <w:pPr>
        <w:rPr>
          <w:del w:id="12" w:author="Bo Example" w:date="2026-03-04T14:00:00Z"/>
        </w:rPr>
      </w:pPr>
      <w:del w:id="13" w:author="Bo Example" w:date="2026-03-04T14:00:00Z">
        <w:r w:rsidDel="00D4E5F6">
          <w:delText xml:space="preserve">Keep the drain in place.</w:delText>
        </w:r>
      </w:del>
    </w:p>
    <w:p w14:paraId="1A000004" w14:textId="77777777" w:rsidR="00A1B2C3">
      <w:commentRangeStart w:id="0"/>
      <w:r w:rsidR="00A1B2C3">
        <w:t xml:space="preserve">Call the family.</w:t>
      </w:r>
      <w:commentRangeEnd w:id="0"/>
      <w:r>
        <w:rPr>
          <w:rStyle w:val="CommentReference"/>
        </w:rPr>
        <w:commentReference w:id="0"/>
      </w:r>
      <w:commentRangeStart w:id="1"/>
      <w:commentRangeEnd w:id="1"/>
      <w:r>
        <w:rPr>
          <w:rStyle w:val="CommentReference"/>
        </w:rPr>
        <w:commentReference w:id="1"/>
      </w:r>
    </w:p>
    <w:p w14:paraId="1A000005" w14:textId="77777777" w:rsidR="00A1B2C3">
      <w:moveFromRangeStart w:id="20" w:name="move1" w:author="Ada Example" w:date="2026-03-03T09:15:00Z"/>
      <w:moveFrom w:id="21" w:author="Ada Example" w:date="2026-03-03T09:15:00Z">
        <w:r w:rsidR="00A1B2C3">
          <w:t xml:space="preserve">Check the labs first. </w:t>
        </w:r>
      </w:moveFrom>
      <w:moveFromRangeEnd w:id="20"/>
      <w:r w:rsidR="00A1B2C3">
        <w:t xml:space="preserve">Give fluids.</w:t>
      </w:r>
    </w:p>
    <w:p w14:paraId="1A000006" w14:textId="77777777" w:rsidR="00A1B2C3">
      <w:pPr>
        <w:numPr>
          <w:ilvl w:val="0"/>
          <w:numId w:val="1"/>
        </w:numPr>
      </w:pPr>
      <w:r w:rsidR="00A1B2C3">
        <w:t xml:space="preserve">Then </w:t>
      </w:r>
      <w:moveToRangeStart w:id="22" w:name="move1" w:author="Ada Example" w:date="2026-03-03T09:15:00Z"/>
      <w:moveTo w:id="23" w:author="Ada Example" w:date="2026-03-03T09:15:00Z">
        <w:r w:rsidR="00A1B2C3">
          <w:t xml:space="preserve">check the labs first</w:t>
        </w:r>
      </w:moveTo>
      <w:moveToRangeEnd w:id="22"/>
      <w:r w:rsidR="00A1B2C3">
        <w:t xml:space="preserve">.</w:t>
      </w:r>
    </w:p>
    <w:p w14:paraId="1A000007" w14:textId="77777777" w:rsidR="00A1B2C3">
      <w:pPr>
        <w:jc w:val="center"/>
        <w:pPrChange w:id="31" w:author="Ada Example" w:date="2026-03-03T09:15:00Z">
          <w:pPr>
            <w:jc w:val="left"/>
          </w:pPr>
        </w:pPrChange>
      </w:pPr>
      <w:r w:rsidR="00A1B2C3">
        <w:rPr>
          <w:b/>
          <w:rPrChange w:id="30" w:author="Ada Example" w:date="2026-03-03T09:15:00Z">
            <w:rPr>
              <w:i/>
            </w:rPr>
          </w:rPrChange>
        </w:rPr>
        <w:t xml:space="preserve">Watch the dose.</w:t>
      </w:r>
      <w:commentRangeStart w:id="2"/>
      <w:r w:rsidR="00A1B2C3">
        <w:t xml:space="preserve"> Weigh daily.</w:t>
      </w:r>
      <w:commentRangeEnd w:id="2"/>
      <w:r>
        <w:commentReference w:id="2"/>
      </w:r>
    </w:p>
    <w:tbl>
      <w:tblPr>
        <w:tblW w:w="0" w:type="auto"/>
      </w:tblPr>
      <w:tblGrid>
        <w:gridCol w:w="4000"/>
      </w:tblGrid>
      <w:tr>
        <w:tc>
          <w:p w14:paraId="1A000008" w14:textId="77777777" w:rsidR="00A1B2C3">
            <w:r w:rsidR="00A1B2C3">
              <w:t xml:space="preserve">Day one</w:t>
            </w:r>
          </w:p>
        </w:tc>
      </w:tr>
      <w:tr>
        <w:trPr>
          <w:ins w:id="40" w:author="Bo Example" w:date="2026-03-04T14:00:00Z"/>
        </w:trPr>
        <w:tc>
          <w:p w14:paraId="1A000009" w14:textId="77777777" w:rsidR="00A1B2C3">
            <w:ins w:id="41" w:author="Bo Example" w:date="2026-03-04T14:00:00Z">
              <w:r w:rsidR="00A1B2C3">
                <w:t xml:space="preserve">Day two</w:t>
              </w:r>
            </w:ins>
          </w:p>
        </w:tc>
      </w:tr>
    </w:tbl>
    <w:p w14:paraId="1A00000A" w14:textId="77777777" w:rsidR="00A1B2C3">
      <w:r w:rsidR="00A1B2C3">
        <w:t xml:space="preserve">Signed.</w:t>
      </w:r>
    </w:p>
    <w:sectPr>
      <w:headerReference w:type="default" r:id="rId8"/>
      <w:pgSz w:w="12240" w:h="1584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Bo Example" w:date="2026-03-04T15:00:00Z" w:initials="BE">
    <w:p w14:paraId="2C000001" w14:textId="77777777">
      <w:r>
        <w:annotationRef/>
      </w:r>
      <w:r>
        <w:t xml:space="preserve">Which number?</w:t>
      </w:r>
    </w:p>
  </w:comment>
  <w:comment w:id="1" w:author="Ada Example" w:date="2026-03-05T09:00:00Z" w:initials="AE">
    <w:p w14:paraId="2C000002" w14:textId="77777777">
      <w:r>
        <w:annotationRef/>
      </w:r>
      <w:r>
        <w:t xml:space="preserve">The ward line.</w:t>
      </w:r>
    </w:p>
  </w:comment>
  <w:comment w:id="2" w:author="Ada Example" w:date="2026-03-05T09:30:00Z" w:initials="AE">
    <w:p w14:paraId="2C000003" w14:textId="77777777">
      <w:r>
        <w:annotationRef/>
      </w:r>
      <w:r>
        <w:t xml:space="preserve">In kilograms?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2C000001" w15:done="0"/>
  <w15:commentEx w15:paraId="2C000002" w15:paraIdParent="2C000001" w15:done="0"/>
  <w15:commentEx w15:paraId="2C000003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C000001" w16cid:durableId="3D000001"/>
  <w16cid:commentId w16cid:paraId="2C000002" w16cid:durableId="3D000002"/>
  <w16cid:commentId w16cid:paraId="2C000003" w16cid:durableId="3D000003"/>
</w16cid:commentsIds>
</file>

<file path=word/fontTable.xml><?xml version="1.0" encoding="utf-8"?>
<w:fonts xmlns:w="http://schemas.openxmlformats.org/wordprocessingml/2006/main">
  <w:font w:name="Calibri"/>
</w:fonts>
</file>

<file path=word/header1.xml><?xml version="1.0" encoding="utf-8"?>
<w:hdr xmlns:w="http://schemas.openxmlformats.org/wordprocessingml/2006/main">
  <w:p>
    <w:r w:rsidR="00A1B2C3">
      <w:t xml:space="preserve">Ward 7 </w:t>
    </w:r>
    <w:ins w:id="50" w:author="Ada Example" w:date="2026-03-03T09:15:00Z">
      <w:r w:rsidR="00A1B2C3">
        <w:t xml:space="preserve">draft</w:t>
      </w:r>
    </w:ins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trackRevisions/>
  <w:defaultTabStop w:val="720"/>
  <w:rsids>
    <w:rsidRoot w:val="00A1B2C3"/>
    <w:rsid w:val="00D4E5F6"/>
  </w:rsids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character" w:styleId="CommentReference">
    <w:name w:val="annotation referenc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openxmlformats.org/officeDocument/2006/relationships/header" Target="header1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/>
</a:them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Discharge Plan</dc:title>
  <dc:creator>Ada Example</dc:creator>
</cp:coreProperties>
</file>