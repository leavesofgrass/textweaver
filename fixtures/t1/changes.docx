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Case Notes</w:t>
      </w:r>
    </w:p>
    <w:p>
      <w:r>
        <w:t xml:space="preserve">The patient has acute </w:t>
      </w:r>
      <w:ins w:id="1" w:author="Ada Example" w:date="2026-03-03T09:15:00Z">
        <w:r>
          <w:t xml:space="preserve">renal</w:t>
        </w:r>
      </w:ins>
      <w:r>
        <w:t xml:space="preserve"> failure.</w:t>
      </w:r>
    </w:p>
    <w:p>
      <w:r>
        <w:t xml:space="preserve">Fluids were </w:t>
      </w:r>
      <w:del w:id="2" w:author="Bo Example" w:date="2026-03-04T14:00:00Z">
        <w:r>
          <w:delText xml:space="preserve">rarely </w:delText>
        </w:r>
      </w:del>
      <w:r>
        <w:t xml:space="preserve">given every hour.</w:t>
      </w:r>
    </w:p>
    <w:p>
      <w:moveFrom w:id="3" w:author="Ada Example" w:date="2026-03-05T08:00:00Z">
        <w:r>
          <w:t xml:space="preserve">Check the labs first. </w:t>
        </w:r>
      </w:moveFrom>
      <w:commentRangeStart w:id="0"/>
      <w:r>
        <w:t xml:space="preserve">Call the family.</w:t>
      </w:r>
      <w:commentRangeEnd w:id="0"/>
      <w:r>
        <w:commentReference w:id="0"/>
      </w:r>
    </w:p>
    <w:p>
      <w:r>
        <w:t xml:space="preserve">Then </w:t>
      </w:r>
      <w:moveTo w:id="4" w:author="Ada Example" w:date="2026-03-05T08:00:00Z">
        <w:r>
          <w:t xml:space="preserve">check the labs first</w:t>
        </w:r>
      </w:moveTo>
      <w:r>
        <w:t xml:space="preserve">.</w:t>
      </w:r>
      <w:ins w:id="5" w:author="Bo Example">
        <w:r>
          <w:t xml:space="preserve"> Repeat tomorrow.</w:t>
        </w:r>
      </w:ins>
      <w:r>
        <w:commentReference w:id="2"/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Bo Example" w:date="2026-03-04T15:00:00Z" w:initials="BE">
    <w:p w14:paraId="2B000001">
      <w:r>
        <w:annotationRef/>
      </w:r>
      <w:r>
        <w:t xml:space="preserve">check this date</w:t>
      </w:r>
    </w:p>
  </w:comment>
  <w:comment w:id="1" w:author="Ada Example" w:date="2026-03-05T09:00:00Z" w:initials="AE">
    <w:p w14:paraId="2B000002">
      <w:r>
        <w:annotationRef/>
      </w:r>
      <w:r>
        <w:t xml:space="preserve">Done, it is March 4.</w:t>
      </w:r>
    </w:p>
  </w:comment>
  <w:comment w:id="2" w:author="Ada Example" w:initials="AE">
    <w:p w14:paraId="2B000003">
      <w:r>
        <w:annotationRef/>
      </w:r>
      <w:r>
        <w:t xml:space="preserve">Who repeats it?</w:t>
      </w:r>
    </w:p>
  </w:comment>
</w:comments>
</file>

<file path=word/commentsExtended.xml><?xml version="1.0" encoding="utf-8"?>
<w15:commentsEx xmlns:w15="http://schemas.microsoft.com/office/word/2012/wordml">
  <w15:commentEx w15:paraId="2B000001" w15:done="1"/>
  <w15:commentEx w15:paraId="2B000002" w15:paraIdParent="2B000001" w15:done="0"/>
  <w15:commentEx w15:paraId="2B000003" w15:done="0"/>
</w15:commentsEx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>
  <dc:title>Case Notes</dc:title>
  <dc:creator>Ada Example</dc:creator>
</cp:coreProperties>
</file>