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Title"/>
      </w:pPr>
      <w:r>
        <w:t xml:space="preserve">Sample Word Document</w:t>
      </w:r>
    </w:p>
    <w:p>
      <w:pPr>
        <w:pStyle w:val="Heading1"/>
      </w:pPr>
      <w:r>
        <w:t xml:space="preserve">Introduction</w:t>
      </w:r>
    </w:p>
    <w:p>
      <w:r>
        <w:t xml:space="preserve">This paragraph has </w:t>
      </w:r>
      <w:r>
        <w:rPr>
          <w:b/>
        </w:rPr>
        <w:t xml:space="preserve">bold text</w:t>
      </w:r>
      <w:r>
        <w:t xml:space="preserve">, </w:t>
      </w:r>
      <w:r>
        <w:rPr>
          <w:i/>
        </w:rPr>
        <w:t xml:space="preserve">italic text</w:t>
      </w:r>
      <w:r>
        <w:t xml:space="preserve">, </w:t>
      </w:r>
      <w:r>
        <w:rPr>
          <w:u w:val="single"/>
        </w:rPr>
        <w:t xml:space="preserve">underlined words</w:t>
      </w:r>
      <w:r>
        <w:t xml:space="preserve">, </w:t>
      </w:r>
      <w:r>
        <w:rPr>
          <w:rStyle w:val="Strong"/>
        </w:rPr>
        <w:t xml:space="preserve">strong style</w:t>
      </w:r>
      <w:r>
        <w:rPr>
          <w:b w:val="0"/>
        </w:rPr>
        <w:t xml:space="preserve">, not bold</w:t>
      </w:r>
      <w:r>
        <w:t xml:space="preserve">, and a </w:t>
      </w:r>
      <w:hyperlink r:id="rId3">
        <w:r>
          <w:t xml:space="preserve">link to the example site</w:t>
        </w:r>
      </w:hyperlink>
      <w:r>
        <w:t xml:space="preserve">. Dr. Jones arrived at 3:30 p.m.</w:t>
      </w:r>
      <w:r>
        <w:footnoteReference w:id="1"/>
      </w:r>
      <w:r>
        <w:t xml:space="preserve"> It ends here.</w:t>
      </w:r>
    </w:p>
    <w:p>
      <w:r>
        <w:t xml:space="preserve">Tab</w:t>
      </w:r>
      <w:r>
        <w:tab/>
      </w:r>
      <w:r>
        <w:t xml:space="preserve">separated</w:t>
      </w:r>
      <w:r>
        <w:br/>
      </w:r>
      <w:r>
        <w:t xml:space="preserve">second line with well</w:t>
      </w:r>
      <w:r>
        <w:noBreakHyphen/>
      </w:r>
      <w:r>
        <w:t xml:space="preserve">known words, </w:t>
      </w:r>
      <w:del w:id="1" w:author="x">
        <w:r>
          <w:delText>removed </w:delText>
        </w:r>
      </w:del>
      <w:ins w:id="2" w:author="x">
        <w:r>
          <w:t xml:space="preserve">inserted </w:t>
        </w:r>
      </w:ins>
      <w:r>
        <w:fldChar w:fldCharType="begin"/>
      </w:r>
      <w:r>
        <w:instrText> PAGE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and a field.</w:t>
      </w:r>
    </w:p>
    <w:p>
      <w:pPr>
        <w:pStyle w:val="Heading1"/>
      </w:pPr>
      <w:r>
        <w:t xml:space="preserve">Lists</w:t>
      </w:r>
    </w:p>
    <w:p>
      <w:pPr>
        <w:pStyle w:val="ListBullet"/>
      </w:pPr>
      <w:r>
        <w:t xml:space="preserve">First bullet item</w:t>
      </w:r>
    </w:p>
    <w:p>
      <w:pPr>
        <w:pStyle w:val="ListBullet"/>
      </w:pPr>
      <w:r>
        <w:t xml:space="preserve">Second bullet item with </w:t>
      </w:r>
      <w:r>
        <w:rPr>
          <w:i/>
        </w:rPr>
        <w:t xml:space="preserve">emphasis</w:t>
      </w:r>
    </w:p>
    <w:p>
      <w:pPr>
        <w:pStyle w:val="ListBullet"/>
        <w:numPr>
          <w:ilvl w:val="1"/>
          <w:numId w:val="1"/>
        </w:numPr>
      </w:pPr>
      <w:r>
        <w:t xml:space="preserve">Nested bullet under the second</w:t>
      </w:r>
    </w:p>
    <w:p>
      <w:pPr>
        <w:pStyle w:val="ListBullet"/>
      </w:pPr>
      <w:r>
        <w:t xml:space="preserve">Third bullet item</w:t>
      </w:r>
    </w:p>
    <w:p>
      <w:pPr>
        <w:numPr>
          <w:ilvl w:val="0"/>
          <w:numId w:val="2"/>
        </w:numPr>
      </w:pPr>
      <w:r>
        <w:t xml:space="preserve">Step one of the procedure.</w:t>
      </w:r>
    </w:p>
    <w:p>
      <w:pPr>
        <w:numPr>
          <w:ilvl w:val="0"/>
          <w:numId w:val="2"/>
        </w:numPr>
      </w:pPr>
      <w:r>
        <w:t xml:space="preserve">Step two costs $5.25.</w:t>
      </w:r>
    </w:p>
    <w:p>
      <w:pPr>
        <w:numPr>
          <w:ilvl w:val="1"/>
          <w:numId w:val="2"/>
        </w:numPr>
      </w:pPr>
      <w:r>
        <w:t xml:space="preserve">Sub-step a.</w:t>
      </w:r>
    </w:p>
    <w:p>
      <w:pPr>
        <w:numPr>
          <w:ilvl w:val="1"/>
          <w:numId w:val="2"/>
        </w:numPr>
      </w:pPr>
      <w:r>
        <w:t xml:space="preserve">Sub-step b.</w:t>
      </w:r>
    </w:p>
    <w:p>
      <w:pPr>
        <w:numPr>
          <w:ilvl w:val="0"/>
          <w:numId w:val="2"/>
        </w:numPr>
      </w:pPr>
      <w:r>
        <w:t xml:space="preserve">Step three.</w:t>
      </w:r>
    </w:p>
    <w:p>
      <w:pPr>
        <w:pStyle w:val="Heading2"/>
      </w:pPr>
      <w:r>
        <w:t xml:space="preserve">A Table</w:t>
      </w:r>
    </w:p>
    <w:tbl>
      <w:tblPr>
        <w:tblLook w:val="04A0" w:firstRow="1"/>
      </w:tblPr>
      <w:tr>
        <w:tc>
          <w:p>
            <w:r>
              <w:t xml:space="preserve">Name</w:t>
            </w:r>
          </w:p>
        </w:tc>
        <w:tc>
          <w:p>
            <w:r>
              <w:t xml:space="preserve">Role</w:t>
            </w:r>
          </w:p>
        </w:tc>
        <w:tc>
          <w:p>
            <w:r>
              <w:t xml:space="preserve">Score</w:t>
            </w:r>
          </w:p>
        </w:tc>
      </w:tr>
      <w:tr>
        <w:tc>
          <w:p>
            <w:r>
              <w:t xml:space="preserve">Ada</w:t>
            </w:r>
          </w:p>
        </w:tc>
        <w:tc>
          <w:p>
            <w:r>
              <w:t xml:space="preserve">Engineer</w:t>
            </w:r>
          </w:p>
          <w:p>
            <w:r>
              <w:t xml:space="preserve">and poet</w:t>
            </w:r>
          </w:p>
        </w:tc>
        <w:tc>
          <w:p>
            <w:r>
              <w:t xml:space="preserve">98</w:t>
            </w:r>
          </w:p>
        </w:tc>
      </w:tr>
      <w:tr>
        <w:tc>
          <w:p>
            <w:r>
              <w:rPr>
                <w:b/>
              </w:rPr>
              <w:t xml:space="preserve">Grace</w:t>
            </w:r>
          </w:p>
        </w:tc>
        <w:tc>
          <w:p>
            <w:r>
              <w:t xml:space="preserve">Admiral</w:t>
            </w:r>
          </w:p>
        </w:tc>
        <w:tc>
          <w:p/>
        </w:tc>
      </w:tr>
    </w:tbl>
    <w:p>
      <w:r>
        <w:drawing>
          <wp:inline>
            <wp:docPr id="1" name="Picture 1" descr="A diagram of the reading pipeline" title=""/>
            <a:graphic>
              <a:graphicData/>
            </a:graphic>
          </wp:inline>
        </w:drawing>
      </w:r>
      <w:r>
        <w:drawing>
          <wp:inline>
            <wp:docPr id="1" name="Picture 1" descr="" title=""/>
            <a:graphic>
              <a:graphicData/>
            </a:graphic>
          </wp:inline>
        </w:drawing>
      </w:r>
    </w:p>
    <w:p>
      <w:pPr>
        <w:outlineLvl w:val="1"/>
      </w:pPr>
      <w:r>
        <w:t xml:space="preserve">Outline Heading</w:t>
      </w:r>
    </w:p>
    <w:sdt>
      <w:sdtPr/>
      <w:sdtContent>
        <w:p>
          <w:r>
            <w:t xml:space="preserve">Inside a content control.</w:t>
          </w:r>
        </w:p>
      </w:sdtContent>
    </w:sdt>
    <w:p>
      <w:r>
        <w:t xml:space="preserve">The final paragraph mentions an endnote.</w:t>
      </w:r>
      <w:r>
        <w:endnoteReference w:id="1"/>
      </w:r>
      <w:r>
        <w:t xml:space="preserve"> Does it end with a question?</w:t>
      </w:r>
    </w:p>
    <w:sectPr>
      <w:pgSz w:w="12240" w:h="1584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id="1">
    <w:p>
      <w:r>
        <w:endnoteRef/>
      </w:r>
      <w:r>
        <w:t xml:space="preserve"> An endnote at the very end.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The footnote text lives here.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lvl w:ilvl="1">
      <w:start w:val="1"/>
      <w:numFmt w:val="bullet"/>
      <w:lvlText w:val="o"/>
    </w:lvl>
  </w:abstractNum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1.%2)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Heading2">
    <w:name w:val="heading 2"/>
    <w:basedOn w:val="Heading1"/>
    <w:pPr>
      <w:outlineLvl w:val="1"/>
    </w:pPr>
  </w:style>
  <w:style w:type="paragraph" w:styleId="ListBullet">
    <w:name w:val="List Bullet"/>
    <w:basedOn w:val="Normal"/>
    <w:pPr>
      <w:numPr>
        <w:numId w:val="1"/>
      </w:numPr>
    </w:pPr>
  </w:style>
  <w:style w:type="character" w:styleId="Strong">
    <w:name w:val="Strong"/>
    <w:rPr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yperlink" Target="https://example.org" TargetMode="External"/>
  <Relationship Id="rId4" Type="http://schemas.openxmlformats.org/officeDocument/2006/relationships/footnotes" Target="footnotes.xml"/>
  <Relationship Id="rId5" Type="http://schemas.openxmlformats.org/officeDocument/2006/relationships/endnotes" Target="endnotes.xml"/>
</Relationships>

</file>

<file path=docProps/core.xml><?xml version="1.0" encoding="utf-8"?>
<cp:coreProperties xmlns:cp="http://schemas.openxmlformats.org/package/2006/metadata/core-properties" xmlns:dc="http://purl.org/dc/elements/1.1/">
  <dc:title>Sample Word Document</dc:title>
  <dc:creator>Test Author</dc:creator>
  <dc:language>en-US</dc:language>
</cp:coreProperties>
</file>