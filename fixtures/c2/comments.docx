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Lab Report Draft</w:t>
      </w:r>
    </w:p>
    <w:p>
      <w:r>
        <w:t xml:space="preserve">We measured the </w:t>
      </w:r>
      <w:commentRangeStart w:id="0"/>
      <w:r>
        <w:t xml:space="preserve">boiling point of salt water</w:t>
      </w:r>
      <w:commentRangeEnd w:id="0"/>
      <w:r>
        <w:commentReference w:id="0"/>
      </w:r>
      <w:r>
        <w:t xml:space="preserve"> at </w:t>
      </w:r>
      <w:del w:id="10" w:author="Bo Example" w:date="2026-09-02T09:00:00Z">
        <w:r>
          <w:delText xml:space="preserve">three </w:delText>
        </w:r>
      </w:del>
      <w:ins w:id="11" w:author="Ada Example" w:date="2026-09-02T09:05:00Z">
        <w:r>
          <w:t xml:space="preserve">five </w:t>
        </w:r>
      </w:ins>
      <w:r>
        <w:t xml:space="preserve">concentrations.</w:t>
      </w:r>
    </w:p>
    <w:p>
      <w:r>
        <w:t xml:space="preserve">The results table is below.</w:t>
      </w:r>
      <w:r>
        <w:commentReference w:id="2"/>
      </w:r>
    </w:p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Ada Example" w:date="2026-09-02T10:00:00Z" w:initials="AE">
    <w:p w14:paraId="1A000001">
      <w:r>
        <w:annotationRef/>
      </w:r>
      <w:r>
        <w:t xml:space="preserve">Say how salty, in grams per liter.</w:t>
      </w:r>
    </w:p>
  </w:comment>
  <w:comment w:id="1" w:author="Bo Example" w:date="2026-09-02T11:00:00Z" w:initials="BE">
    <w:p w14:paraId="1A000002">
      <w:r>
        <w:annotationRef/>
      </w:r>
      <w:r>
        <w:t xml:space="preserve">Added: 35 grams per liter.</w:t>
      </w:r>
    </w:p>
  </w:comment>
  <w:comment w:id="2" w:author="Bo Example" w:date="2026-09-02T11:05:00Z" w:initials="BE">
    <w:p w14:paraId="1A000003">
      <w:r>
        <w:annotationRef/>
      </w:r>
      <w:r>
        <w:t xml:space="preserve">The table is missing.</w:t>
      </w:r>
    </w:p>
  </w:comment>
</w:comments>
</file>

<file path=word/commentsExtended.xml><?xml version="1.0" encoding="utf-8"?>
<w15:commentsEx xmlns:w15="http://schemas.microsoft.com/office/word/2012/wordml">
  <w15:commentEx w15:paraId="1A000001" w15:done="1"/>
  <w15:commentEx w15:paraId="1A000002" w15:paraIdParent="1A000001" w15:done="0"/>
  <w15:commentEx w15:paraId="1A000003" w15:done="0"/>
</w15:commentsEx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microsoft.com/office/2011/relationships/commentsExtended" Target="commentsExtended.xml"/></Relationships>
</file>

<file path=docProps/core.xml><?xml version="1.0" encoding="utf-8"?>
<cp:coreProperties xmlns:cp="http://schemas.openxmlformats.org/package/2006/metadata/core-properties" xmlns:dc="http://purl.org/dc/elements/1.1/">
  <dc:title>Lab Report Draft</dc:title>
  <dc:creator>Ada Example</dc:creator>
</cp:coreProperties>
</file>